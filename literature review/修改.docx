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9DF49F" w14:textId="1C4B45C5" w:rsidR="00197BC6" w:rsidRDefault="0051671E" w:rsidP="00197BC6">
      <w:pPr>
        <w:pStyle w:val="paragraph"/>
        <w:spacing w:before="0" w:beforeAutospacing="0" w:after="0" w:afterAutospacing="0"/>
        <w:ind w:firstLine="420"/>
        <w:rPr>
          <w:rFonts w:ascii="宋体" w:eastAsia="宋体" w:hAnsi="宋体"/>
          <w:color w:val="000000" w:themeColor="text1"/>
        </w:rPr>
      </w:pPr>
      <w:r w:rsidRPr="00197BC6">
        <w:rPr>
          <w:rFonts w:ascii="宋体" w:eastAsia="宋体" w:hAnsi="宋体"/>
          <w:i/>
          <w:iCs/>
          <w:color w:val="000000" w:themeColor="text1"/>
        </w:rPr>
        <w:t xml:space="preserve"> </w:t>
      </w:r>
      <w:commentRangeStart w:id="0"/>
      <w:r w:rsidR="00B608E4" w:rsidRPr="00197BC6">
        <w:rPr>
          <w:rFonts w:ascii="宋体" w:eastAsia="宋体" w:hAnsi="宋体"/>
          <w:i/>
          <w:iCs/>
          <w:color w:val="000000" w:themeColor="text1"/>
        </w:rPr>
        <w:t>“神话就是起源于深层文化需求，并以象征性表达方式传达</w:t>
      </w:r>
      <w:r w:rsidR="00B608E4" w:rsidRPr="00197BC6">
        <w:rPr>
          <w:rFonts w:ascii="宋体" w:eastAsia="宋体" w:hAnsi="宋体" w:hint="eastAsia"/>
          <w:i/>
          <w:iCs/>
          <w:color w:val="000000" w:themeColor="text1"/>
        </w:rPr>
        <w:t>；</w:t>
      </w:r>
      <w:r w:rsidR="00B608E4" w:rsidRPr="00197BC6">
        <w:rPr>
          <w:rFonts w:ascii="宋体" w:eastAsia="宋体" w:hAnsi="宋体"/>
          <w:i/>
          <w:iCs/>
          <w:color w:val="000000" w:themeColor="text1"/>
        </w:rPr>
        <w:t>神话是一种象征行为，通过具体形象和叙述传达抽象思想和价值观念</w:t>
      </w:r>
      <w:r w:rsidR="00B608E4" w:rsidRPr="00197BC6">
        <w:rPr>
          <w:rFonts w:ascii="宋体" w:eastAsia="宋体" w:hAnsi="宋体" w:hint="eastAsia"/>
          <w:i/>
          <w:iCs/>
          <w:color w:val="000000" w:themeColor="text1"/>
        </w:rPr>
        <w:t xml:space="preserve">。” </w:t>
      </w:r>
      <w:commentRangeEnd w:id="0"/>
      <w:r>
        <w:rPr>
          <w:rStyle w:val="a3"/>
          <w:rFonts w:asciiTheme="minorHAnsi" w:eastAsiaTheme="minorEastAsia" w:hAnsiTheme="minorHAnsi" w:cstheme="minorBidi"/>
          <w:kern w:val="2"/>
          <w:lang w:val="en-GB"/>
        </w:rPr>
        <w:commentReference w:id="0"/>
      </w:r>
      <w:del w:id="1" w:author="junyu jiang" w:date="2024-03-29T22:56:00Z" w16du:dateUtc="2024-03-29T14:56:00Z">
        <w:r w:rsidR="00B608E4" w:rsidRPr="00197BC6" w:rsidDel="0051671E">
          <w:rPr>
            <w:rFonts w:ascii="宋体" w:eastAsia="宋体" w:hAnsi="宋体"/>
            <w:color w:val="000000" w:themeColor="text1"/>
          </w:rPr>
          <w:delText>罗兰巴特的神话理论认为，</w:delText>
        </w:r>
      </w:del>
      <w:commentRangeStart w:id="2"/>
      <w:r w:rsidR="00B608E4" w:rsidRPr="00197BC6">
        <w:rPr>
          <w:rFonts w:ascii="宋体" w:eastAsia="宋体" w:hAnsi="宋体"/>
          <w:color w:val="000000" w:themeColor="text1"/>
        </w:rPr>
        <w:t>神话是一种由深层文化需求驱动的象征性表达形式，通过具体的故事和形象表达抽象的思想和价值观念。</w:t>
      </w:r>
      <w:commentRangeEnd w:id="2"/>
      <w:r>
        <w:rPr>
          <w:rStyle w:val="a3"/>
          <w:rFonts w:asciiTheme="minorHAnsi" w:eastAsiaTheme="minorEastAsia" w:hAnsiTheme="minorHAnsi" w:cstheme="minorBidi"/>
          <w:kern w:val="2"/>
          <w:lang w:val="en-GB"/>
        </w:rPr>
        <w:commentReference w:id="2"/>
      </w:r>
      <w:r w:rsidR="00B608E4" w:rsidRPr="00197BC6">
        <w:rPr>
          <w:rFonts w:ascii="宋体" w:eastAsia="宋体" w:hAnsi="宋体"/>
          <w:color w:val="000000" w:themeColor="text1"/>
        </w:rPr>
        <w:t>神话在人类社会中扮演着重要的角色，可以帮助人们建立意义和价值观，促进社会团结和文化</w:t>
      </w:r>
      <w:r w:rsidR="00B608E4" w:rsidRPr="00197BC6">
        <w:rPr>
          <w:rFonts w:ascii="宋体" w:eastAsia="宋体" w:hAnsi="宋体" w:hint="eastAsia"/>
          <w:color w:val="000000" w:themeColor="text1"/>
        </w:rPr>
        <w:t>传承</w:t>
      </w:r>
      <w:r w:rsidR="003F1D98" w:rsidRPr="00197BC6">
        <w:rPr>
          <w:rFonts w:ascii="宋体" w:eastAsia="宋体" w:hAnsi="宋体" w:hint="eastAsia"/>
          <w:color w:val="000000" w:themeColor="text1"/>
        </w:rPr>
        <w:t>（Barthes, 1957)</w:t>
      </w:r>
      <w:r w:rsidR="003F1D98" w:rsidRPr="00197BC6">
        <w:rPr>
          <w:rFonts w:ascii="宋体" w:eastAsia="宋体" w:hAnsi="宋体"/>
          <w:color w:val="000000" w:themeColor="text1"/>
        </w:rPr>
        <w:t>。</w:t>
      </w:r>
    </w:p>
    <w:p w14:paraId="7483826D" w14:textId="52545987" w:rsidR="00B967C2" w:rsidRPr="00197BC6" w:rsidRDefault="00BD76BC" w:rsidP="00197BC6">
      <w:pPr>
        <w:pStyle w:val="paragraph"/>
        <w:spacing w:before="0" w:beforeAutospacing="0" w:after="0" w:afterAutospacing="0"/>
        <w:ind w:firstLineChars="200" w:firstLine="480"/>
        <w:rPr>
          <w:rFonts w:ascii="宋体" w:eastAsia="宋体" w:hAnsi="宋体"/>
          <w:color w:val="000000" w:themeColor="text1"/>
        </w:rPr>
      </w:pPr>
      <w:del w:id="3" w:author="junyu jiang" w:date="2024-03-29T22:57:00Z" w16du:dateUtc="2024-03-29T14:57:00Z">
        <w:r w:rsidRPr="00197BC6" w:rsidDel="0051671E">
          <w:rPr>
            <w:rFonts w:ascii="宋体" w:eastAsia="宋体" w:hAnsi="宋体"/>
            <w:color w:val="000000" w:themeColor="text1"/>
          </w:rPr>
          <w:delText>罗兰·巴特吸收了索绪尔的符号学理论，将索绪尔的符号学从语言的领域扩展到了文化的领域，创立了神话学理论</w:delText>
        </w:r>
        <w:r w:rsidRPr="00197BC6" w:rsidDel="0051671E">
          <w:rPr>
            <w:rFonts w:ascii="宋体" w:eastAsia="宋体" w:hAnsi="宋体" w:hint="eastAsia"/>
            <w:color w:val="000000" w:themeColor="text1"/>
          </w:rPr>
          <w:delText>。</w:delText>
        </w:r>
      </w:del>
      <w:r w:rsidR="00DF763D" w:rsidRPr="00197BC6">
        <w:rPr>
          <w:rFonts w:ascii="宋体" w:eastAsia="宋体" w:hAnsi="宋体" w:hint="eastAsia"/>
          <w:color w:val="000000" w:themeColor="text1"/>
        </w:rPr>
        <w:t>在</w:t>
      </w:r>
      <w:r w:rsidR="003F1D98" w:rsidRPr="00197BC6">
        <w:rPr>
          <w:rFonts w:ascii="宋体" w:eastAsia="宋体" w:hAnsi="宋体"/>
          <w:color w:val="000000" w:themeColor="text1"/>
        </w:rPr>
        <w:t>巴特的理论中，能指是某一符号或形象的具体表现，而所指则是该符号或形象所代表的概念或意义。</w:t>
      </w:r>
      <w:r w:rsidR="00A44C56" w:rsidRPr="00197BC6">
        <w:rPr>
          <w:rFonts w:ascii="宋体" w:eastAsia="宋体" w:hAnsi="宋体" w:hint="eastAsia"/>
          <w:color w:val="000000" w:themeColor="text1"/>
        </w:rPr>
        <w:t>衰老这一概念在不同文化和社会构建中拥有多重的能指和所指。在神话理论框架下，衰老的能指包括白发、皱纹、行动迟缓等生理特征，而其所指则涉及对这些生理变化背后的文化和社会意义的解读，这些意义可能包括</w:t>
      </w:r>
      <w:r w:rsidR="00952C7B" w:rsidRPr="00197BC6">
        <w:rPr>
          <w:rFonts w:ascii="宋体" w:eastAsia="宋体" w:hAnsi="宋体"/>
          <w:color w:val="000000" w:themeColor="text1"/>
        </w:rPr>
        <w:t>被低估价值、没有生产能力、能力较差和依赖性较强</w:t>
      </w:r>
      <w:r w:rsidR="00A44C56" w:rsidRPr="00197BC6">
        <w:rPr>
          <w:rFonts w:ascii="宋体" w:eastAsia="宋体" w:hAnsi="宋体" w:hint="eastAsia"/>
          <w:color w:val="000000" w:themeColor="text1"/>
        </w:rPr>
        <w:t>等</w:t>
      </w:r>
      <w:r w:rsidR="00952C7B" w:rsidRPr="00197BC6">
        <w:rPr>
          <w:rFonts w:ascii="宋体" w:eastAsia="宋体" w:hAnsi="宋体"/>
          <w:color w:val="000000" w:themeColor="text1"/>
        </w:rPr>
        <w:t>（Thornton, 2002）</w:t>
      </w:r>
      <w:r w:rsidR="00A44C56" w:rsidRPr="00197BC6">
        <w:rPr>
          <w:rFonts w:ascii="宋体" w:eastAsia="宋体" w:hAnsi="宋体" w:hint="eastAsia"/>
          <w:color w:val="000000" w:themeColor="text1"/>
        </w:rPr>
        <w:t>。衰老的社会意义是通过个体在社会互动中的解释而形成的</w:t>
      </w:r>
      <w:r w:rsidR="00E17275" w:rsidRPr="00197BC6">
        <w:rPr>
          <w:rFonts w:ascii="宋体" w:eastAsia="宋体" w:hAnsi="宋体" w:hint="eastAsia"/>
          <w:color w:val="000000" w:themeColor="text1"/>
        </w:rPr>
        <w:t>(Blumer, 1969)</w:t>
      </w:r>
      <w:r w:rsidR="00A44C56" w:rsidRPr="00197BC6">
        <w:rPr>
          <w:rFonts w:ascii="宋体" w:eastAsia="宋体" w:hAnsi="宋体" w:hint="eastAsia"/>
          <w:color w:val="000000" w:themeColor="text1"/>
        </w:rPr>
        <w:t>，这种意义不是固定的。而随着社会对老年人角色和能力的认识改变，衰老</w:t>
      </w:r>
      <w:r w:rsidR="00E17275" w:rsidRPr="00197BC6">
        <w:rPr>
          <w:rFonts w:ascii="宋体" w:eastAsia="宋体" w:hAnsi="宋体" w:hint="eastAsia"/>
          <w:color w:val="000000" w:themeColor="text1"/>
        </w:rPr>
        <w:t>对个体</w:t>
      </w:r>
      <w:r w:rsidR="00A44C56" w:rsidRPr="00197BC6">
        <w:rPr>
          <w:rFonts w:ascii="宋体" w:eastAsia="宋体" w:hAnsi="宋体" w:hint="eastAsia"/>
          <w:color w:val="000000" w:themeColor="text1"/>
        </w:rPr>
        <w:t>的意义也随之变化。同时，衰老的意义也受到个体所处的元语言环境的影响。这意味着个体对衰老的理解会根据他们的文化背景、个人经历和社会位置而有所不同。</w:t>
      </w:r>
    </w:p>
    <w:p w14:paraId="6844E7E4" w14:textId="26014DB0" w:rsidR="00A44C56" w:rsidRPr="00197BC6" w:rsidRDefault="00B715F1" w:rsidP="00197BC6">
      <w:pPr>
        <w:pStyle w:val="paragraph"/>
        <w:spacing w:before="0" w:beforeAutospacing="0" w:after="0" w:afterAutospacing="0"/>
        <w:ind w:firstLineChars="200" w:firstLine="480"/>
        <w:jc w:val="both"/>
        <w:rPr>
          <w:rFonts w:ascii="宋体" w:eastAsia="宋体" w:hAnsi="宋体"/>
          <w:color w:val="000000" w:themeColor="text1"/>
        </w:rPr>
      </w:pPr>
      <w:r w:rsidRPr="00197BC6">
        <w:rPr>
          <w:rFonts w:ascii="宋体" w:eastAsia="宋体" w:hAnsi="宋体" w:hint="eastAsia"/>
          <w:color w:val="000000" w:themeColor="text1"/>
        </w:rPr>
        <w:t>近年来，</w:t>
      </w:r>
      <w:commentRangeStart w:id="4"/>
      <w:r w:rsidRPr="00197BC6">
        <w:rPr>
          <w:rFonts w:ascii="宋体" w:eastAsia="宋体" w:hAnsi="宋体" w:hint="eastAsia"/>
          <w:color w:val="000000" w:themeColor="text1"/>
        </w:rPr>
        <w:t>学界在衰老认知领域的研究已经取得了丰硕的成果，例如</w:t>
      </w:r>
      <w:r w:rsidRPr="00197BC6">
        <w:rPr>
          <w:rFonts w:ascii="宋体" w:eastAsia="宋体" w:hAnsi="宋体"/>
          <w:color w:val="000000" w:themeColor="text1"/>
        </w:rPr>
        <w:t>与</w:t>
      </w:r>
      <w:commentRangeEnd w:id="4"/>
      <w:r w:rsidR="0051671E">
        <w:rPr>
          <w:rStyle w:val="a3"/>
          <w:rFonts w:asciiTheme="minorHAnsi" w:eastAsiaTheme="minorEastAsia" w:hAnsiTheme="minorHAnsi" w:cstheme="minorBidi"/>
          <w:kern w:val="2"/>
          <w:lang w:val="en-GB"/>
        </w:rPr>
        <w:commentReference w:id="4"/>
      </w:r>
      <w:r w:rsidRPr="00197BC6">
        <w:rPr>
          <w:rFonts w:ascii="宋体" w:eastAsia="宋体" w:hAnsi="宋体"/>
          <w:color w:val="000000" w:themeColor="text1"/>
        </w:rPr>
        <w:t>年龄相关的刻板印象显著影响老年人的自我感知，尤其是在孤独感、社交互动减少和情绪问题上（Segel-Karpas, Cohn-Schwartz, &amp; Ayalon, 2022）。此外，年龄主义话语进一步加深了老年人对衰老过程的负面看法</w:t>
      </w:r>
      <w:r w:rsidRPr="00197BC6">
        <w:rPr>
          <w:rFonts w:ascii="宋体" w:eastAsia="宋体" w:hAnsi="宋体" w:hint="eastAsia"/>
          <w:color w:val="000000" w:themeColor="text1"/>
        </w:rPr>
        <w:t>，社会将老年人</w:t>
      </w:r>
      <w:r w:rsidRPr="00197BC6">
        <w:rPr>
          <w:rFonts w:ascii="宋体" w:eastAsia="宋体" w:hAnsi="宋体"/>
          <w:color w:val="000000" w:themeColor="text1"/>
        </w:rPr>
        <w:t>描述为身体机能较差、更依赖于照顾</w:t>
      </w:r>
      <w:r w:rsidRPr="00197BC6">
        <w:rPr>
          <w:rFonts w:ascii="宋体" w:eastAsia="宋体" w:hAnsi="宋体" w:hint="eastAsia"/>
          <w:color w:val="000000" w:themeColor="text1"/>
        </w:rPr>
        <w:t>的人群</w:t>
      </w:r>
      <w:r w:rsidRPr="00197BC6">
        <w:rPr>
          <w:rFonts w:ascii="宋体" w:eastAsia="宋体" w:hAnsi="宋体"/>
          <w:color w:val="000000" w:themeColor="text1"/>
        </w:rPr>
        <w:t>（</w:t>
      </w:r>
      <w:proofErr w:type="spellStart"/>
      <w:r w:rsidRPr="00197BC6">
        <w:rPr>
          <w:rFonts w:ascii="宋体" w:eastAsia="宋体" w:hAnsi="宋体"/>
          <w:color w:val="000000" w:themeColor="text1"/>
        </w:rPr>
        <w:t>Kornadt</w:t>
      </w:r>
      <w:proofErr w:type="spellEnd"/>
      <w:r w:rsidRPr="00197BC6">
        <w:rPr>
          <w:rFonts w:ascii="宋体" w:eastAsia="宋体" w:hAnsi="宋体"/>
          <w:color w:val="000000" w:themeColor="text1"/>
        </w:rPr>
        <w:t xml:space="preserve"> &amp; Rothermund, 2012）。</w:t>
      </w:r>
      <w:r w:rsidRPr="00197BC6">
        <w:rPr>
          <w:rFonts w:ascii="宋体" w:eastAsia="宋体" w:hAnsi="宋体" w:hint="eastAsia"/>
          <w:color w:val="000000" w:themeColor="text1"/>
        </w:rPr>
        <w:t>同时，</w:t>
      </w:r>
      <w:r w:rsidR="00B608E4" w:rsidRPr="00197BC6">
        <w:rPr>
          <w:rFonts w:ascii="宋体" w:eastAsia="宋体" w:hAnsi="宋体" w:hint="eastAsia"/>
          <w:color w:val="000000" w:themeColor="text1"/>
        </w:rPr>
        <w:t>在</w:t>
      </w:r>
      <w:r w:rsidR="00B608E4" w:rsidRPr="00197BC6">
        <w:rPr>
          <w:rFonts w:ascii="宋体" w:eastAsia="宋体" w:hAnsi="宋体"/>
          <w:color w:val="000000" w:themeColor="text1"/>
        </w:rPr>
        <w:t>健康</w:t>
      </w:r>
      <w:r w:rsidR="00B608E4" w:rsidRPr="00197BC6">
        <w:rPr>
          <w:rFonts w:ascii="宋体" w:eastAsia="宋体" w:hAnsi="宋体" w:hint="eastAsia"/>
          <w:color w:val="000000" w:themeColor="text1"/>
        </w:rPr>
        <w:t>程度</w:t>
      </w:r>
      <w:r w:rsidR="00B608E4" w:rsidRPr="00197BC6">
        <w:rPr>
          <w:rFonts w:ascii="宋体" w:eastAsia="宋体" w:hAnsi="宋体"/>
          <w:color w:val="000000" w:themeColor="text1"/>
        </w:rPr>
        <w:t>、人际关系和个人形象</w:t>
      </w:r>
      <w:r w:rsidR="00B608E4" w:rsidRPr="00197BC6">
        <w:rPr>
          <w:rFonts w:ascii="宋体" w:eastAsia="宋体" w:hAnsi="宋体" w:hint="eastAsia"/>
          <w:color w:val="000000" w:themeColor="text1"/>
        </w:rPr>
        <w:t>三个主要认知符号中，社会对老年人的</w:t>
      </w:r>
      <w:r w:rsidRPr="00197BC6">
        <w:rPr>
          <w:rFonts w:ascii="宋体" w:eastAsia="宋体" w:hAnsi="宋体" w:hint="eastAsia"/>
          <w:color w:val="000000" w:themeColor="text1"/>
        </w:rPr>
        <w:t>负</w:t>
      </w:r>
      <w:r w:rsidRPr="00197BC6">
        <w:rPr>
          <w:rFonts w:ascii="宋体" w:eastAsia="宋体" w:hAnsi="宋体"/>
          <w:color w:val="000000" w:themeColor="text1"/>
        </w:rPr>
        <w:t>面刻板印象更深，尤其是在人际关系和与他人交往的</w:t>
      </w:r>
      <w:r w:rsidR="00B608E4" w:rsidRPr="00197BC6">
        <w:rPr>
          <w:rFonts w:ascii="宋体" w:eastAsia="宋体" w:hAnsi="宋体" w:hint="eastAsia"/>
          <w:color w:val="000000" w:themeColor="text1"/>
        </w:rPr>
        <w:t>主动性</w:t>
      </w:r>
      <w:r w:rsidRPr="00197BC6">
        <w:rPr>
          <w:rFonts w:ascii="宋体" w:eastAsia="宋体" w:hAnsi="宋体"/>
          <w:color w:val="000000" w:themeColor="text1"/>
        </w:rPr>
        <w:t>方面（Mena &amp; Sánchez, 2011）。</w:t>
      </w:r>
      <w:del w:id="5" w:author="junyu jiang" w:date="2024-03-29T22:58:00Z" w16du:dateUtc="2024-03-29T14:58:00Z">
        <w:r w:rsidRPr="00197BC6" w:rsidDel="0051671E">
          <w:rPr>
            <w:rFonts w:ascii="宋体" w:eastAsia="宋体" w:hAnsi="宋体" w:hint="eastAsia"/>
            <w:color w:val="000000" w:themeColor="text1"/>
          </w:rPr>
          <w:delText>尽管如此，</w:delText>
        </w:r>
      </w:del>
      <w:ins w:id="6" w:author="junyu jiang" w:date="2024-03-29T22:58:00Z" w16du:dateUtc="2024-03-29T14:58:00Z">
        <w:r w:rsidR="0051671E">
          <w:rPr>
            <w:rFonts w:ascii="宋体" w:eastAsia="宋体" w:hAnsi="宋体" w:hint="eastAsia"/>
            <w:color w:val="000000" w:themeColor="text1"/>
          </w:rPr>
          <w:t>同时，</w:t>
        </w:r>
      </w:ins>
      <w:r w:rsidR="00B967C2" w:rsidRPr="00197BC6">
        <w:rPr>
          <w:rFonts w:ascii="宋体" w:eastAsia="宋体" w:hAnsi="宋体" w:hint="eastAsia"/>
          <w:color w:val="000000" w:themeColor="text1"/>
        </w:rPr>
        <w:t>学界</w:t>
      </w:r>
      <w:del w:id="7" w:author="junyu jiang" w:date="2024-03-29T22:59:00Z" w16du:dateUtc="2024-03-29T14:59:00Z">
        <w:r w:rsidR="00B967C2" w:rsidRPr="00197BC6" w:rsidDel="0051671E">
          <w:rPr>
            <w:rFonts w:ascii="宋体" w:eastAsia="宋体" w:hAnsi="宋体" w:hint="eastAsia"/>
            <w:color w:val="000000" w:themeColor="text1"/>
          </w:rPr>
          <w:delText>就衰老话题在某些方面仍然存在局限性，包括</w:delText>
        </w:r>
      </w:del>
      <w:ins w:id="8" w:author="junyu jiang" w:date="2024-03-29T22:59:00Z" w16du:dateUtc="2024-03-29T14:59:00Z">
        <w:r w:rsidR="0051671E">
          <w:rPr>
            <w:rFonts w:ascii="宋体" w:eastAsia="宋体" w:hAnsi="宋体" w:hint="eastAsia"/>
            <w:color w:val="000000" w:themeColor="text1"/>
          </w:rPr>
          <w:t>过于注重于</w:t>
        </w:r>
      </w:ins>
      <w:r w:rsidR="00B967C2" w:rsidRPr="00197BC6">
        <w:rPr>
          <w:rFonts w:ascii="宋体" w:eastAsia="宋体" w:hAnsi="宋体" w:hint="eastAsia"/>
          <w:color w:val="000000" w:themeColor="text1"/>
        </w:rPr>
        <w:t>对衰老负面象征</w:t>
      </w:r>
      <w:del w:id="9" w:author="junyu jiang" w:date="2024-03-29T22:59:00Z" w16du:dateUtc="2024-03-29T14:59:00Z">
        <w:r w:rsidR="00B967C2" w:rsidRPr="00197BC6" w:rsidDel="0051671E">
          <w:rPr>
            <w:rFonts w:ascii="宋体" w:eastAsia="宋体" w:hAnsi="宋体" w:hint="eastAsia"/>
            <w:color w:val="000000" w:themeColor="text1"/>
          </w:rPr>
          <w:delText>的过分</w:delText>
        </w:r>
      </w:del>
      <w:r w:rsidR="00B967C2" w:rsidRPr="00197BC6">
        <w:rPr>
          <w:rFonts w:ascii="宋体" w:eastAsia="宋体" w:hAnsi="宋体" w:hint="eastAsia"/>
          <w:color w:val="000000" w:themeColor="text1"/>
        </w:rPr>
        <w:t>强调</w:t>
      </w:r>
      <w:del w:id="10" w:author="junyu jiang" w:date="2024-03-29T22:59:00Z" w16du:dateUtc="2024-03-29T14:59:00Z">
        <w:r w:rsidR="00B967C2" w:rsidRPr="00197BC6" w:rsidDel="0051671E">
          <w:rPr>
            <w:rFonts w:ascii="宋体" w:eastAsia="宋体" w:hAnsi="宋体" w:hint="eastAsia"/>
            <w:color w:val="000000" w:themeColor="text1"/>
          </w:rPr>
          <w:delText>以及</w:delText>
        </w:r>
      </w:del>
      <w:ins w:id="11" w:author="junyu jiang" w:date="2024-03-29T22:59:00Z" w16du:dateUtc="2024-03-29T14:59:00Z">
        <w:r w:rsidR="0051671E">
          <w:rPr>
            <w:rFonts w:ascii="宋体" w:eastAsia="宋体" w:hAnsi="宋体" w:hint="eastAsia"/>
            <w:color w:val="000000" w:themeColor="text1"/>
          </w:rPr>
          <w:t>；也</w:t>
        </w:r>
      </w:ins>
      <w:r w:rsidR="00B967C2" w:rsidRPr="00197BC6">
        <w:rPr>
          <w:rFonts w:ascii="宋体" w:eastAsia="宋体" w:hAnsi="宋体" w:hint="eastAsia"/>
          <w:color w:val="000000" w:themeColor="text1"/>
        </w:rPr>
        <w:t>缺乏对文化差异性深入探讨的问题。早期研究往往过于集中于衰老的负面象征，忽视了老年人多样化的经历体验和能动性</w:t>
      </w:r>
      <w:ins w:id="12" w:author="junyu jiang" w:date="2024-03-29T22:59:00Z" w16du:dateUtc="2024-03-29T14:59:00Z">
        <w:r w:rsidR="0051671E">
          <w:rPr>
            <w:rFonts w:ascii="宋体" w:eastAsia="宋体" w:hAnsi="宋体" w:hint="eastAsia"/>
            <w:color w:val="000000" w:themeColor="text1"/>
          </w:rPr>
          <w:t>；多数相关研究</w:t>
        </w:r>
      </w:ins>
      <w:del w:id="13" w:author="junyu jiang" w:date="2024-03-29T22:59:00Z" w16du:dateUtc="2024-03-29T14:59:00Z">
        <w:r w:rsidR="00B967C2" w:rsidRPr="00197BC6" w:rsidDel="0051671E">
          <w:rPr>
            <w:rFonts w:ascii="宋体" w:eastAsia="宋体" w:hAnsi="宋体" w:hint="eastAsia"/>
            <w:color w:val="000000" w:themeColor="text1"/>
          </w:rPr>
          <w:delText>。</w:delText>
        </w:r>
        <w:r w:rsidR="00B967C2" w:rsidRPr="00197BC6" w:rsidDel="0051671E">
          <w:rPr>
            <w:rFonts w:ascii="宋体" w:eastAsia="宋体" w:hAnsi="宋体" w:hint="eastAsia"/>
            <w:i/>
            <w:iCs/>
            <w:color w:val="000000" w:themeColor="text1"/>
            <w:u w:val="single"/>
          </w:rPr>
          <w:delText>例如，研究可能过分</w:delText>
        </w:r>
      </w:del>
      <w:r w:rsidR="00B967C2" w:rsidRPr="00197BC6">
        <w:rPr>
          <w:rFonts w:ascii="宋体" w:eastAsia="宋体" w:hAnsi="宋体" w:hint="eastAsia"/>
          <w:i/>
          <w:iCs/>
          <w:color w:val="000000" w:themeColor="text1"/>
          <w:u w:val="single"/>
        </w:rPr>
        <w:t>强调衰老与衰退、疾病和依赖的联系，而忽略老年人在社会、文化和经济活动中的积极参与（Gullette, 1997）</w:t>
      </w:r>
      <w:del w:id="14" w:author="junyu jiang" w:date="2024-03-29T22:59:00Z" w16du:dateUtc="2024-03-29T14:59:00Z">
        <w:r w:rsidR="00B967C2" w:rsidRPr="00197BC6" w:rsidDel="0051671E">
          <w:rPr>
            <w:rFonts w:ascii="宋体" w:eastAsia="宋体" w:hAnsi="宋体" w:hint="eastAsia"/>
            <w:i/>
            <w:iCs/>
            <w:color w:val="000000" w:themeColor="text1"/>
            <w:u w:val="single"/>
          </w:rPr>
          <w:delText>。另一方面，现有的衰老研究往往</w:delText>
        </w:r>
      </w:del>
      <w:del w:id="15" w:author="junyu jiang" w:date="2024-03-29T23:00:00Z" w16du:dateUtc="2024-03-29T15:00:00Z">
        <w:r w:rsidR="00B967C2" w:rsidRPr="00197BC6" w:rsidDel="0051671E">
          <w:rPr>
            <w:rFonts w:ascii="宋体" w:eastAsia="宋体" w:hAnsi="宋体" w:hint="eastAsia"/>
            <w:i/>
            <w:iCs/>
            <w:color w:val="000000" w:themeColor="text1"/>
            <w:u w:val="single"/>
          </w:rPr>
          <w:delText>没有充分考虑衰老如何在不同文化和社会背景下变化。不同文化及不同教育背景对衰老的理解和表达存在显著差异，但很多研究却未能深入探讨这种差异性（Lamb, 2000)。</w:delText>
        </w:r>
      </w:del>
    </w:p>
    <w:p w14:paraId="7AE7AA1F" w14:textId="49F8CA91" w:rsidR="00A57579" w:rsidRPr="00197BC6" w:rsidRDefault="00A44C56" w:rsidP="00197BC6">
      <w:pPr>
        <w:pStyle w:val="paragraph"/>
        <w:spacing w:before="0" w:beforeAutospacing="0" w:after="0" w:afterAutospacing="0"/>
        <w:ind w:firstLineChars="200" w:firstLine="480"/>
        <w:jc w:val="both"/>
        <w:rPr>
          <w:rFonts w:ascii="宋体" w:eastAsia="宋体" w:hAnsi="宋体"/>
          <w:color w:val="000000" w:themeColor="text1"/>
        </w:rPr>
      </w:pPr>
      <w:r w:rsidRPr="00197BC6">
        <w:rPr>
          <w:rFonts w:ascii="宋体" w:eastAsia="宋体" w:hAnsi="宋体" w:hint="eastAsia"/>
          <w:color w:val="000000" w:themeColor="text1"/>
        </w:rPr>
        <w:t>中国传统文化中的家庭话语体系，特别是“highest respect for the elders”的观念，为老年人提供了一个独特的文化框架。然而，互联网技术的普及引发了文化反哺(</w:t>
      </w:r>
      <w:proofErr w:type="spellStart"/>
      <w:r w:rsidRPr="00197BC6">
        <w:rPr>
          <w:rFonts w:ascii="宋体" w:eastAsia="宋体" w:hAnsi="宋体" w:hint="eastAsia"/>
          <w:color w:val="000000" w:themeColor="text1"/>
        </w:rPr>
        <w:t>Xuwen</w:t>
      </w:r>
      <w:proofErr w:type="spellEnd"/>
      <w:r w:rsidRPr="00197BC6">
        <w:rPr>
          <w:rFonts w:ascii="宋体" w:eastAsia="宋体" w:hAnsi="宋体" w:hint="eastAsia"/>
          <w:color w:val="000000" w:themeColor="text1"/>
        </w:rPr>
        <w:t> Cao, 2021)，导致这一传统体系面临挑战，</w:t>
      </w:r>
      <w:r w:rsidR="00E17275" w:rsidRPr="00197BC6">
        <w:rPr>
          <w:rFonts w:ascii="宋体" w:eastAsia="宋体" w:hAnsi="宋体" w:hint="eastAsia"/>
          <w:color w:val="000000" w:themeColor="text1"/>
        </w:rPr>
        <w:t>推动</w:t>
      </w:r>
      <w:r w:rsidRPr="00197BC6">
        <w:rPr>
          <w:rFonts w:ascii="宋体" w:eastAsia="宋体" w:hAnsi="宋体" w:hint="eastAsia"/>
          <w:color w:val="000000" w:themeColor="text1"/>
        </w:rPr>
        <w:t>老年人的衰老认知</w:t>
      </w:r>
      <w:r w:rsidR="00E17275" w:rsidRPr="00197BC6">
        <w:rPr>
          <w:rFonts w:ascii="宋体" w:eastAsia="宋体" w:hAnsi="宋体" w:hint="eastAsia"/>
          <w:color w:val="000000" w:themeColor="text1"/>
        </w:rPr>
        <w:t>快速变迁</w:t>
      </w:r>
      <w:r w:rsidR="00A57579" w:rsidRPr="00197BC6">
        <w:rPr>
          <w:rFonts w:ascii="宋体" w:eastAsia="宋体" w:hAnsi="宋体" w:hint="eastAsia"/>
          <w:color w:val="000000" w:themeColor="text1"/>
        </w:rPr>
        <w:t>。</w:t>
      </w:r>
    </w:p>
    <w:p w14:paraId="0C577AB6" w14:textId="796154AA" w:rsidR="00A44C56" w:rsidRPr="00197BC6" w:rsidRDefault="00A57579" w:rsidP="00197BC6">
      <w:pPr>
        <w:pStyle w:val="paragraph"/>
        <w:spacing w:before="0" w:beforeAutospacing="0" w:after="0" w:afterAutospacing="0"/>
        <w:ind w:firstLineChars="200" w:firstLine="480"/>
        <w:jc w:val="both"/>
        <w:rPr>
          <w:rFonts w:ascii="宋体" w:eastAsia="宋体" w:hAnsi="宋体"/>
          <w:color w:val="000000" w:themeColor="text1"/>
        </w:rPr>
      </w:pPr>
      <w:r w:rsidRPr="00197BC6">
        <w:rPr>
          <w:rFonts w:ascii="宋体" w:eastAsia="宋体" w:hAnsi="宋体" w:hint="eastAsia"/>
          <w:color w:val="000000" w:themeColor="text1"/>
        </w:rPr>
        <w:t>本研究着力于探讨中国社会中老年人所认知的衰老符号将如何呈现</w:t>
      </w:r>
      <w:r w:rsidR="00A44C56" w:rsidRPr="00197BC6">
        <w:rPr>
          <w:rFonts w:ascii="宋体" w:eastAsia="宋体" w:hAnsi="宋体" w:hint="eastAsia"/>
          <w:color w:val="000000" w:themeColor="text1"/>
        </w:rPr>
        <w:t>，</w:t>
      </w:r>
      <w:r w:rsidRPr="00197BC6">
        <w:rPr>
          <w:rFonts w:ascii="宋体" w:eastAsia="宋体" w:hAnsi="宋体" w:hint="eastAsia"/>
          <w:color w:val="000000" w:themeColor="text1"/>
        </w:rPr>
        <w:t>同时得出中老年人如何与衰老神话进行互动、如何平衡态度认知。</w:t>
      </w:r>
      <w:r w:rsidR="00A44C56" w:rsidRPr="00197BC6">
        <w:rPr>
          <w:rFonts w:ascii="宋体" w:eastAsia="宋体" w:hAnsi="宋体" w:hint="eastAsia"/>
          <w:color w:val="000000" w:themeColor="text1"/>
        </w:rPr>
        <w:t>该研究</w:t>
      </w:r>
      <w:r w:rsidRPr="00197BC6">
        <w:rPr>
          <w:rFonts w:ascii="宋体" w:eastAsia="宋体" w:hAnsi="宋体" w:hint="eastAsia"/>
          <w:color w:val="000000" w:themeColor="text1"/>
        </w:rPr>
        <w:t>期望可以</w:t>
      </w:r>
      <w:r w:rsidR="00A44C56" w:rsidRPr="00197BC6">
        <w:rPr>
          <w:rFonts w:ascii="宋体" w:eastAsia="宋体" w:hAnsi="宋体" w:hint="eastAsia"/>
          <w:color w:val="000000" w:themeColor="text1"/>
        </w:rPr>
        <w:t>填补衰老神话沟通机制研究的空白，</w:t>
      </w:r>
      <w:r w:rsidRPr="00197BC6">
        <w:rPr>
          <w:rFonts w:ascii="宋体" w:eastAsia="宋体" w:hAnsi="宋体" w:hint="eastAsia"/>
          <w:color w:val="000000" w:themeColor="text1"/>
        </w:rPr>
        <w:t>尤其在</w:t>
      </w:r>
      <w:r w:rsidR="00A44C56" w:rsidRPr="00197BC6">
        <w:rPr>
          <w:rFonts w:ascii="宋体" w:eastAsia="宋体" w:hAnsi="宋体" w:hint="eastAsia"/>
          <w:color w:val="000000" w:themeColor="text1"/>
        </w:rPr>
        <w:t>老龄化</w:t>
      </w:r>
      <w:r w:rsidRPr="00197BC6">
        <w:rPr>
          <w:rFonts w:ascii="宋体" w:eastAsia="宋体" w:hAnsi="宋体" w:hint="eastAsia"/>
          <w:color w:val="000000" w:themeColor="text1"/>
        </w:rPr>
        <w:t>加深</w:t>
      </w:r>
      <w:r w:rsidR="00A44C56" w:rsidRPr="00197BC6">
        <w:rPr>
          <w:rFonts w:ascii="宋体" w:eastAsia="宋体" w:hAnsi="宋体" w:hint="eastAsia"/>
          <w:color w:val="000000" w:themeColor="text1"/>
        </w:rPr>
        <w:t>的发展中国家</w:t>
      </w:r>
      <w:r w:rsidRPr="00197BC6">
        <w:rPr>
          <w:rFonts w:ascii="宋体" w:eastAsia="宋体" w:hAnsi="宋体" w:hint="eastAsia"/>
          <w:color w:val="000000" w:themeColor="text1"/>
        </w:rPr>
        <w:t>社会</w:t>
      </w:r>
      <w:r w:rsidR="00A44C56" w:rsidRPr="00197BC6">
        <w:rPr>
          <w:rFonts w:ascii="宋体" w:eastAsia="宋体" w:hAnsi="宋体" w:hint="eastAsia"/>
          <w:color w:val="000000" w:themeColor="text1"/>
        </w:rPr>
        <w:t>。</w:t>
      </w:r>
    </w:p>
    <w:p w14:paraId="355418FC" w14:textId="77777777" w:rsidR="003776FD" w:rsidRPr="00197BC6" w:rsidRDefault="003776FD" w:rsidP="00197BC6">
      <w:pPr>
        <w:ind w:firstLineChars="200" w:firstLine="480"/>
        <w:rPr>
          <w:rFonts w:ascii="宋体" w:eastAsia="宋体" w:hAnsi="宋体"/>
          <w:color w:val="000000" w:themeColor="text1"/>
          <w:sz w:val="24"/>
          <w:szCs w:val="24"/>
        </w:rPr>
      </w:pPr>
    </w:p>
    <w:sectPr w:rsidR="003776FD" w:rsidRPr="00197BC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junyu jiang" w:date="2024-03-29T22:56:00Z" w:initials="jj">
    <w:p w14:paraId="62E2AA88" w14:textId="2BF29521" w:rsidR="0051671E" w:rsidRDefault="0051671E">
      <w:pPr>
        <w:pStyle w:val="a4"/>
      </w:pPr>
      <w:r>
        <w:rPr>
          <w:rStyle w:val="a3"/>
        </w:rPr>
        <w:annotationRef/>
      </w:r>
      <w:r>
        <w:rPr>
          <w:rFonts w:hint="eastAsia"/>
        </w:rPr>
        <w:t>罗兰巴特提出，神话不仅是。。。，同时也是。。。。（用自己的话复述一遍</w:t>
      </w:r>
    </w:p>
  </w:comment>
  <w:comment w:id="2" w:author="junyu jiang" w:date="2024-03-29T22:56:00Z" w:initials="jj">
    <w:p w14:paraId="0C0A7689" w14:textId="2E34370E" w:rsidR="0051671E" w:rsidRDefault="0051671E">
      <w:pPr>
        <w:pStyle w:val="a4"/>
        <w:rPr>
          <w:rFonts w:hint="eastAsia"/>
        </w:rPr>
      </w:pPr>
      <w:r>
        <w:rPr>
          <w:rStyle w:val="a3"/>
        </w:rPr>
        <w:annotationRef/>
      </w:r>
      <w:r>
        <w:rPr>
          <w:rFonts w:hint="eastAsia"/>
        </w:rPr>
        <w:t>神话作为一种。。形式，可以。。。。，有助于（接后面）</w:t>
      </w:r>
    </w:p>
  </w:comment>
  <w:comment w:id="4" w:author="junyu jiang" w:date="2024-03-29T22:58:00Z" w:initials="jj">
    <w:p w14:paraId="0047F6AC" w14:textId="7793A5F4" w:rsidR="0051671E" w:rsidRDefault="0051671E">
      <w:pPr>
        <w:pStyle w:val="a4"/>
      </w:pPr>
      <w:r>
        <w:rPr>
          <w:rStyle w:val="a3"/>
        </w:rPr>
        <w:annotationRef/>
      </w:r>
      <w:r>
        <w:rPr>
          <w:rFonts w:hint="eastAsia"/>
        </w:rPr>
        <w:t>学界关注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62E2AA88" w15:done="0"/>
  <w15:commentEx w15:paraId="0C0A7689" w15:done="0"/>
  <w15:commentEx w15:paraId="0047F6AC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4F831705" w16cex:dateUtc="2024-03-29T14:56:00Z"/>
  <w16cex:commentExtensible w16cex:durableId="4ABB39B5" w16cex:dateUtc="2024-03-29T14:56:00Z"/>
  <w16cex:commentExtensible w16cex:durableId="08A2816D" w16cex:dateUtc="2024-03-29T14:5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62E2AA88" w16cid:durableId="4F831705"/>
  <w16cid:commentId w16cid:paraId="0C0A7689" w16cid:durableId="4ABB39B5"/>
  <w16cid:commentId w16cid:paraId="0047F6AC" w16cid:durableId="08A2816D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9934D1"/>
    <w:multiLevelType w:val="multilevel"/>
    <w:tmpl w:val="D70A3B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left"/>
      <w:pPr>
        <w:tabs>
          <w:tab w:val="num" w:pos="2160"/>
        </w:tabs>
        <w:ind w:left="2160" w:hanging="36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left"/>
      <w:pPr>
        <w:tabs>
          <w:tab w:val="num" w:pos="4320"/>
        </w:tabs>
        <w:ind w:left="4320" w:hanging="36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6480"/>
        </w:tabs>
        <w:ind w:left="6480" w:hanging="360"/>
      </w:pPr>
      <w:rPr>
        <w:rFonts w:ascii="Times New Roman" w:hAnsi="Times New Roman" w:cs="Times New Roman" w:hint="default"/>
      </w:rPr>
    </w:lvl>
  </w:abstractNum>
  <w:num w:numId="1" w16cid:durableId="5231669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junyu jiang">
    <w15:presenceInfo w15:providerId="Windows Live" w15:userId="1a5bc2426c69c24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bordersDoNotSurroundHeader/>
  <w:bordersDoNotSurroundFooter/>
  <w:proofState w:spelling="clean" w:grammar="clean"/>
  <w:trackRevisions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C56"/>
    <w:rsid w:val="00011345"/>
    <w:rsid w:val="00065AE7"/>
    <w:rsid w:val="00144B9A"/>
    <w:rsid w:val="00197BC6"/>
    <w:rsid w:val="001B1946"/>
    <w:rsid w:val="003776FD"/>
    <w:rsid w:val="003F1D98"/>
    <w:rsid w:val="0051671E"/>
    <w:rsid w:val="00581FD4"/>
    <w:rsid w:val="0061239F"/>
    <w:rsid w:val="00914219"/>
    <w:rsid w:val="00952C7B"/>
    <w:rsid w:val="009C280A"/>
    <w:rsid w:val="00A44C56"/>
    <w:rsid w:val="00A57579"/>
    <w:rsid w:val="00A777F8"/>
    <w:rsid w:val="00B608E4"/>
    <w:rsid w:val="00B715F1"/>
    <w:rsid w:val="00B967C2"/>
    <w:rsid w:val="00BC694A"/>
    <w:rsid w:val="00BD76BC"/>
    <w:rsid w:val="00C36C9F"/>
    <w:rsid w:val="00DF763D"/>
    <w:rsid w:val="00E17275"/>
    <w:rsid w:val="00E85BE5"/>
    <w:rsid w:val="00F7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4EEB1"/>
  <w15:chartTrackingRefBased/>
  <w15:docId w15:val="{DA7F5FFF-B525-4A18-A5BB-6B6D71E859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lang w:val="en-GB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aragraph">
    <w:name w:val="paragraph"/>
    <w:basedOn w:val="a"/>
    <w:semiHidden/>
    <w:rsid w:val="00A44C56"/>
    <w:pPr>
      <w:widowControl/>
      <w:spacing w:before="100" w:beforeAutospacing="1" w:after="100" w:afterAutospacing="1"/>
      <w:jc w:val="left"/>
    </w:pPr>
    <w:rPr>
      <w:rFonts w:ascii="等线" w:eastAsia="等线" w:hAnsi="等线" w:cs="Times New Roman"/>
      <w:kern w:val="0"/>
      <w:sz w:val="24"/>
      <w:szCs w:val="24"/>
      <w:lang w:val="en-US"/>
    </w:rPr>
  </w:style>
  <w:style w:type="character" w:styleId="a3">
    <w:name w:val="annotation reference"/>
    <w:basedOn w:val="a0"/>
    <w:uiPriority w:val="99"/>
    <w:semiHidden/>
    <w:unhideWhenUsed/>
    <w:rsid w:val="00A44C56"/>
    <w:rPr>
      <w:sz w:val="21"/>
      <w:szCs w:val="21"/>
    </w:rPr>
  </w:style>
  <w:style w:type="paragraph" w:styleId="a4">
    <w:name w:val="annotation text"/>
    <w:basedOn w:val="a"/>
    <w:link w:val="a5"/>
    <w:uiPriority w:val="99"/>
    <w:semiHidden/>
    <w:unhideWhenUsed/>
    <w:rsid w:val="00A44C56"/>
    <w:pPr>
      <w:jc w:val="left"/>
    </w:pPr>
  </w:style>
  <w:style w:type="character" w:customStyle="1" w:styleId="a5">
    <w:name w:val="批注文字 字符"/>
    <w:basedOn w:val="a0"/>
    <w:link w:val="a4"/>
    <w:uiPriority w:val="99"/>
    <w:semiHidden/>
    <w:rsid w:val="00A44C56"/>
    <w:rPr>
      <w:lang w:val="en-GB"/>
    </w:rPr>
  </w:style>
  <w:style w:type="paragraph" w:styleId="a6">
    <w:name w:val="annotation subject"/>
    <w:basedOn w:val="a4"/>
    <w:next w:val="a4"/>
    <w:link w:val="a7"/>
    <w:uiPriority w:val="99"/>
    <w:semiHidden/>
    <w:unhideWhenUsed/>
    <w:rsid w:val="00A44C56"/>
    <w:rPr>
      <w:b/>
      <w:bCs/>
    </w:rPr>
  </w:style>
  <w:style w:type="character" w:customStyle="1" w:styleId="a7">
    <w:name w:val="批注主题 字符"/>
    <w:basedOn w:val="a5"/>
    <w:link w:val="a6"/>
    <w:uiPriority w:val="99"/>
    <w:semiHidden/>
    <w:rsid w:val="00A44C56"/>
    <w:rPr>
      <w:b/>
      <w:bCs/>
      <w:lang w:val="en-GB"/>
    </w:rPr>
  </w:style>
  <w:style w:type="character" w:customStyle="1" w:styleId="content-right1thtn">
    <w:name w:val="content-right_1thtn"/>
    <w:basedOn w:val="a0"/>
    <w:rsid w:val="00BD76BC"/>
  </w:style>
  <w:style w:type="character" w:styleId="a8">
    <w:name w:val="Emphasis"/>
    <w:basedOn w:val="a0"/>
    <w:uiPriority w:val="20"/>
    <w:qFormat/>
    <w:rsid w:val="00BD76BC"/>
    <w:rPr>
      <w:i/>
      <w:iCs/>
    </w:rPr>
  </w:style>
  <w:style w:type="paragraph" w:styleId="a9">
    <w:name w:val="Revision"/>
    <w:hidden/>
    <w:uiPriority w:val="99"/>
    <w:semiHidden/>
    <w:rsid w:val="0051671E"/>
    <w:rPr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8902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084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36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734A46-9A4D-4C33-8968-33EC61F3E3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203</Words>
  <Characters>1159</Characters>
  <Application>Microsoft Office Word</Application>
  <DocSecurity>0</DocSecurity>
  <Lines>9</Lines>
  <Paragraphs>2</Paragraphs>
  <ScaleCrop>false</ScaleCrop>
  <Company/>
  <LinksUpToDate>false</LinksUpToDate>
  <CharactersWithSpaces>1360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junyu jiang</dc:creator>
  <cp:keywords/>
  <dc:description/>
  <cp:lastModifiedBy>junyu jiang</cp:lastModifiedBy>
  <cp:revision>2</cp:revision>
  <dcterms:created xsi:type="dcterms:W3CDTF">2024-03-29T15:00:00Z</dcterms:created>
  <dcterms:modified xsi:type="dcterms:W3CDTF">2024-03-29T15:00:00Z</dcterms:modified>
</cp:coreProperties>
</file>